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14F4" w:rsidRDefault="00A914F4" w:rsidP="00A914F4">
      <w:pPr>
        <w:jc w:val="center"/>
        <w:rPr>
          <w:rFonts w:ascii="Times New Roman" w:hAnsi="Times New Roman" w:cs="Times New Roman"/>
          <w:sz w:val="48"/>
          <w:szCs w:val="48"/>
        </w:rPr>
      </w:pPr>
      <w:r w:rsidRPr="00A914F4">
        <w:rPr>
          <w:rFonts w:ascii="Times New Roman" w:hAnsi="Times New Roman" w:cs="Times New Roman"/>
          <w:sz w:val="48"/>
          <w:szCs w:val="48"/>
        </w:rPr>
        <w:t xml:space="preserve">MANUEL D’UTILISATION </w:t>
      </w:r>
    </w:p>
    <w:p w:rsidR="00A914F4" w:rsidRDefault="00A914F4" w:rsidP="00A914F4">
      <w:pPr>
        <w:jc w:val="center"/>
        <w:rPr>
          <w:rFonts w:ascii="Times New Roman" w:hAnsi="Times New Roman" w:cs="Times New Roman"/>
          <w:sz w:val="48"/>
          <w:szCs w:val="48"/>
        </w:rPr>
      </w:pPr>
      <w:r w:rsidRPr="00A914F4">
        <w:rPr>
          <w:rFonts w:ascii="Times New Roman" w:hAnsi="Times New Roman" w:cs="Times New Roman"/>
          <w:sz w:val="48"/>
          <w:szCs w:val="48"/>
        </w:rPr>
        <w:t>D’APPACADEMIA</w:t>
      </w:r>
    </w:p>
    <w:p w:rsidR="00A914F4" w:rsidRDefault="00A914F4" w:rsidP="00452A8D">
      <w:pPr>
        <w:spacing w:line="360" w:lineRule="auto"/>
        <w:jc w:val="center"/>
        <w:rPr>
          <w:rFonts w:ascii="Times New Roman" w:hAnsi="Times New Roman" w:cs="Times New Roman"/>
          <w:sz w:val="48"/>
          <w:szCs w:val="48"/>
        </w:rPr>
      </w:pPr>
    </w:p>
    <w:p w:rsidR="00A914F4" w:rsidRDefault="00A914F4" w:rsidP="00452A8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914F4">
        <w:rPr>
          <w:rFonts w:ascii="Times New Roman" w:hAnsi="Times New Roman" w:cs="Times New Roman"/>
          <w:sz w:val="28"/>
          <w:szCs w:val="28"/>
        </w:rPr>
        <w:t>CONNEXION AU COMPTE DE L’ETABLISSEMENT</w:t>
      </w:r>
    </w:p>
    <w:p w:rsidR="00A914F4" w:rsidRDefault="00452A8D" w:rsidP="00452A8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0705">
        <w:rPr>
          <w:rFonts w:ascii="Times New Roman" w:hAnsi="Times New Roman"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3043757</wp:posOffset>
                </wp:positionH>
                <wp:positionV relativeFrom="paragraph">
                  <wp:posOffset>1928657</wp:posOffset>
                </wp:positionV>
                <wp:extent cx="817124" cy="107004"/>
                <wp:effectExtent l="0" t="0" r="21590" b="2667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7124" cy="107004"/>
                        </a:xfrm>
                        <a:prstGeom prst="rect">
                          <a:avLst/>
                        </a:prstGeom>
                        <a:blipFill>
                          <a:blip r:embed="rId5"/>
                          <a:tile tx="0" ty="0" sx="100000" sy="100000" flip="none" algn="tl"/>
                        </a:blip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9A81BC" id="Rectangle 4" o:spid="_x0000_s1026" style="position:absolute;margin-left:239.65pt;margin-top:151.85pt;width:64.35pt;height:8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" strokecolor="white [3212]" strokeweight="1pt">
                <v:fill r:id="rId6" o:title="" recolor="t" rotate="t" type="tile"/>
              </v:rect>
            </w:pict>
          </mc:Fallback>
        </mc:AlternateContent>
      </w:r>
      <w:r w:rsidRPr="00C50705">
        <w:rPr>
          <w:rFonts w:ascii="Times New Roman" w:hAnsi="Times New Roman" w:cs="Times New Roman"/>
          <w:noProof/>
          <w:sz w:val="24"/>
          <w:szCs w:val="24"/>
          <w:lang w:eastAsia="fr-FR"/>
        </w:rPr>
        <w:drawing>
          <wp:anchor distT="0" distB="0" distL="114300" distR="114300" simplePos="0" relativeHeight="251658240" behindDoc="0" locked="0" layoutInCell="1" allowOverlap="1" wp14:anchorId="354B7860" wp14:editId="2B55D5C4">
            <wp:simplePos x="0" y="0"/>
            <wp:positionH relativeFrom="margin">
              <wp:posOffset>-142875</wp:posOffset>
            </wp:positionH>
            <wp:positionV relativeFrom="margin">
              <wp:posOffset>2586355</wp:posOffset>
            </wp:positionV>
            <wp:extent cx="5760720" cy="267144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 d'écran 2023-08-01 10075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14F4" w:rsidRPr="00C50705">
        <w:rPr>
          <w:rFonts w:ascii="Times New Roman" w:hAnsi="Times New Roman" w:cs="Times New Roman"/>
          <w:sz w:val="24"/>
          <w:szCs w:val="24"/>
        </w:rPr>
        <w:t>Pour se connecter à l’interface de votre établissement, veuillez entrer votre nom d’utilisateur et votre mot de</w:t>
      </w:r>
      <w:r w:rsidR="00A914F4">
        <w:rPr>
          <w:rFonts w:ascii="Times New Roman" w:hAnsi="Times New Roman" w:cs="Times New Roman"/>
          <w:sz w:val="28"/>
          <w:szCs w:val="28"/>
        </w:rPr>
        <w:t xml:space="preserve"> </w:t>
      </w:r>
      <w:r w:rsidR="00A914F4" w:rsidRPr="00C50705">
        <w:rPr>
          <w:rFonts w:ascii="Times New Roman" w:hAnsi="Times New Roman" w:cs="Times New Roman"/>
          <w:sz w:val="24"/>
          <w:szCs w:val="24"/>
        </w:rPr>
        <w:t>passe</w:t>
      </w:r>
      <w:r w:rsidR="00A914F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914F4" w:rsidRPr="00C50705" w:rsidRDefault="00452A8D" w:rsidP="00452A8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50705">
        <w:rPr>
          <w:rFonts w:ascii="Times New Roman" w:hAnsi="Times New Roman" w:cs="Times New Roman"/>
          <w:sz w:val="24"/>
          <w:szCs w:val="24"/>
        </w:rPr>
        <w:t>Ensuite confirmer sur le bouton « + »</w:t>
      </w:r>
    </w:p>
    <w:p w:rsidR="00452A8D" w:rsidRPr="00C50705" w:rsidRDefault="00452A8D" w:rsidP="00452A8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50705">
        <w:rPr>
          <w:rFonts w:ascii="Times New Roman" w:hAnsi="Times New Roman" w:cs="Times New Roman"/>
          <w:sz w:val="24"/>
          <w:szCs w:val="24"/>
        </w:rPr>
        <w:t xml:space="preserve">Une fois connecté, vous êtes directement dirigés sur le tableau de </w:t>
      </w:r>
      <w:r w:rsidR="00C50705" w:rsidRPr="00C50705">
        <w:rPr>
          <w:rFonts w:ascii="Times New Roman" w:hAnsi="Times New Roman" w:cs="Times New Roman"/>
          <w:sz w:val="24"/>
          <w:szCs w:val="24"/>
        </w:rPr>
        <w:t>bord</w:t>
      </w:r>
    </w:p>
    <w:p w:rsidR="00452A8D" w:rsidRPr="00C50705" w:rsidRDefault="00452A8D" w:rsidP="00C50705">
      <w:pPr>
        <w:rPr>
          <w:rFonts w:ascii="Times New Roman" w:hAnsi="Times New Roman" w:cs="Times New Roman"/>
          <w:sz w:val="28"/>
          <w:szCs w:val="28"/>
        </w:rPr>
      </w:pPr>
    </w:p>
    <w:p w:rsidR="00452A8D" w:rsidRDefault="00C50705" w:rsidP="00452A8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CREATION D’UN ELEVE DANS L’APPLICATION  </w:t>
      </w:r>
    </w:p>
    <w:p w:rsidR="00C50705" w:rsidRDefault="00C50705" w:rsidP="00C5070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Cliqu</w:t>
      </w:r>
      <w:r w:rsidRPr="00C50705">
        <w:rPr>
          <w:rFonts w:ascii="Times New Roman" w:hAnsi="Times New Roman" w:cs="Times New Roman"/>
          <w:sz w:val="24"/>
          <w:szCs w:val="24"/>
        </w:rPr>
        <w:t xml:space="preserve">ez sur le module élèves à votre gauche </w:t>
      </w:r>
    </w:p>
    <w:p w:rsidR="00C50705" w:rsidRDefault="00D91F7A" w:rsidP="00C5070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667455</wp:posOffset>
                </wp:positionH>
                <wp:positionV relativeFrom="paragraph">
                  <wp:posOffset>1466786</wp:posOffset>
                </wp:positionV>
                <wp:extent cx="307362" cy="291994"/>
                <wp:effectExtent l="38100" t="38100" r="16510" b="3238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7362" cy="29199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CAEB7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52.55pt;margin-top:115.5pt;width:24.2pt;height:23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" strokecolor="#00b050" strokeweight=".5pt">
                <v:stroke endarrow="block" joinstyle="miter"/>
              </v:shape>
            </w:pict>
          </mc:Fallback>
        </mc:AlternateContent>
      </w:r>
      <w:r w:rsidR="00C50705" w:rsidRPr="00C50705">
        <w:rPr>
          <w:rFonts w:ascii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>
            <wp:extent cx="5760720" cy="2658755"/>
            <wp:effectExtent l="0" t="0" r="0" b="8255"/>
            <wp:docPr id="5" name="Picture 5" descr="D:\Capture d'écran 2023-08-01 1009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Capture d'écran 2023-08-01 100927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5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705" w:rsidRDefault="00C50705" w:rsidP="00C5070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Ensuite cliquez sur le bouton « Nouveau élève » a votre droite pour la création d’un nouvel élève </w:t>
      </w:r>
    </w:p>
    <w:p w:rsidR="00C50705" w:rsidRDefault="00C50705" w:rsidP="00C5070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4862392</wp:posOffset>
                </wp:positionH>
                <wp:positionV relativeFrom="paragraph">
                  <wp:posOffset>616585</wp:posOffset>
                </wp:positionV>
                <wp:extent cx="368834" cy="315045"/>
                <wp:effectExtent l="0" t="38100" r="50800" b="2794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8834" cy="3150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40570D" id="Straight Arrow Connector 9" o:spid="_x0000_s1026" type="#_x0000_t32" style="position:absolute;margin-left:382.85pt;margin-top:48.55pt;width:29.05pt;height:24.8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" strokecolor="#00b050" strokeweight=".5pt">
                <v:stroke endarrow="block" joinstyle="miter"/>
              </v:shape>
            </w:pict>
          </mc:Fallback>
        </mc:AlternateContent>
      </w:r>
      <w:r w:rsidRPr="00C50705">
        <w:rPr>
          <w:rFonts w:ascii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 wp14:anchorId="0A150F9A" wp14:editId="6504310E">
            <wp:extent cx="5760720" cy="2658745"/>
            <wp:effectExtent l="0" t="0" r="0" b="8255"/>
            <wp:docPr id="8" name="Picture 8" descr="D:\Capture d'écran 2023-08-01 1009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Capture d'écran 2023-08-01 100927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F7A" w:rsidRDefault="00D91F7A" w:rsidP="00D91F7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Cette page apparait pour que vous remplissez les informations de votre nouvel élève</w:t>
      </w:r>
    </w:p>
    <w:p w:rsidR="00D91F7A" w:rsidRPr="00D91F7A" w:rsidRDefault="00D91F7A" w:rsidP="00D91F7A">
      <w:pPr>
        <w:rPr>
          <w:rFonts w:ascii="Times New Roman" w:hAnsi="Times New Roman" w:cs="Times New Roman"/>
          <w:sz w:val="24"/>
          <w:szCs w:val="24"/>
        </w:rPr>
      </w:pPr>
    </w:p>
    <w:p w:rsidR="00C50705" w:rsidRDefault="00C50705" w:rsidP="00C50705">
      <w:pPr>
        <w:rPr>
          <w:rFonts w:ascii="Times New Roman" w:hAnsi="Times New Roman" w:cs="Times New Roman"/>
          <w:sz w:val="24"/>
          <w:szCs w:val="24"/>
        </w:rPr>
      </w:pPr>
      <w:r w:rsidRPr="00C50705">
        <w:rPr>
          <w:rFonts w:ascii="Times New Roman" w:hAnsi="Times New Roman" w:cs="Times New Roman"/>
          <w:noProof/>
          <w:sz w:val="24"/>
          <w:szCs w:val="24"/>
          <w:lang w:eastAsia="fr-FR"/>
        </w:rPr>
        <w:lastRenderedPageBreak/>
        <w:drawing>
          <wp:inline distT="0" distB="0" distL="0" distR="0">
            <wp:extent cx="5760720" cy="2652858"/>
            <wp:effectExtent l="0" t="0" r="0" b="0"/>
            <wp:docPr id="7" name="Picture 7" descr="D:\Capture d'écran 2023-08-01 101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Capture d'écran 2023-08-01 10101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52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F7A" w:rsidRDefault="00D91F7A" w:rsidP="00D91F7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Remplissez les différents champs et cliquez sur « Enregistrés »</w:t>
      </w:r>
    </w:p>
    <w:p w:rsidR="00D91F7A" w:rsidRDefault="00D91F7A" w:rsidP="00D91F7A">
      <w:pPr>
        <w:rPr>
          <w:rFonts w:ascii="Times New Roman" w:hAnsi="Times New Roman" w:cs="Times New Roman"/>
          <w:sz w:val="24"/>
          <w:szCs w:val="24"/>
        </w:rPr>
      </w:pPr>
      <w:r w:rsidRPr="00D91F7A">
        <w:rPr>
          <w:rFonts w:ascii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>
            <wp:extent cx="5760720" cy="2661765"/>
            <wp:effectExtent l="0" t="0" r="0" b="5715"/>
            <wp:docPr id="11" name="Picture 11" descr="D:\Capture d'écran 2023-08-01 1015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Capture d'écran 2023-08-01 10152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6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F7A" w:rsidRDefault="00D91F7A" w:rsidP="00D91F7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Vous avez la confirmation de réussite de l’enregistrement</w:t>
      </w:r>
    </w:p>
    <w:p w:rsidR="00D91F7A" w:rsidRDefault="00D91F7A" w:rsidP="00D91F7A">
      <w:pPr>
        <w:rPr>
          <w:rFonts w:ascii="Times New Roman" w:hAnsi="Times New Roman" w:cs="Times New Roman"/>
          <w:sz w:val="24"/>
          <w:szCs w:val="24"/>
        </w:rPr>
      </w:pPr>
      <w:r w:rsidRPr="00D91F7A">
        <w:rPr>
          <w:rFonts w:ascii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>
            <wp:extent cx="5760720" cy="2652318"/>
            <wp:effectExtent l="0" t="0" r="0" b="0"/>
            <wp:docPr id="12" name="Picture 12" descr="D:\Capture d'écran 2023-08-01 1015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Capture d'écran 2023-08-01 101559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52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228" w:rsidRPr="001D5228" w:rsidRDefault="001D5228" w:rsidP="001D5228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EFFECTUER UN PAIEMENT </w:t>
      </w:r>
    </w:p>
    <w:p w:rsidR="001D5228" w:rsidRDefault="001D5228" w:rsidP="001D5228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Après avoir créer un élève, une page se propose vous demandant d’effectuer le paiement. Cliquez sur « confirmer »</w:t>
      </w:r>
    </w:p>
    <w:p w:rsidR="001D5228" w:rsidRDefault="001D5228" w:rsidP="001D5228">
      <w:pPr>
        <w:rPr>
          <w:rFonts w:ascii="Times New Roman" w:hAnsi="Times New Roman" w:cs="Times New Roman"/>
          <w:sz w:val="24"/>
          <w:szCs w:val="24"/>
        </w:rPr>
      </w:pPr>
      <w:r w:rsidRPr="001D5228">
        <w:rPr>
          <w:rFonts w:ascii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>
            <wp:extent cx="5760720" cy="2665583"/>
            <wp:effectExtent l="0" t="0" r="0" b="1905"/>
            <wp:docPr id="13" name="Picture 13" descr="D:\Capture d'écran 2023-08-01 1052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Capture d'écran 2023-08-01 10524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65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127" w:rsidRDefault="00EF4127" w:rsidP="00EF412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Cette page apparait, vous devez remplir les champs </w:t>
      </w:r>
    </w:p>
    <w:p w:rsidR="00EF4127" w:rsidRPr="00EF4127" w:rsidRDefault="00EF4127" w:rsidP="00EF4127">
      <w:pPr>
        <w:rPr>
          <w:rFonts w:ascii="Times New Roman" w:hAnsi="Times New Roman" w:cs="Times New Roman"/>
          <w:sz w:val="24"/>
          <w:szCs w:val="24"/>
        </w:rPr>
      </w:pPr>
      <w:r w:rsidRPr="00EF4127">
        <w:rPr>
          <w:rFonts w:ascii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>
            <wp:extent cx="5760580" cy="2655170"/>
            <wp:effectExtent l="0" t="0" r="0" b="0"/>
            <wp:docPr id="15" name="Picture 15" descr="D:\Capture d'écran 2023-08-01 1109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Capture d'écran 2023-08-01 11094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35"/>
                    <a:stretch/>
                  </pic:blipFill>
                  <pic:spPr bwMode="auto">
                    <a:xfrm>
                      <a:off x="0" y="0"/>
                      <a:ext cx="5760720" cy="2655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5228" w:rsidRDefault="001D5228" w:rsidP="001D522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Pour effectuer un paiement, veuillez remplir les champs sélectionnez (la salle de classe, le nom de l’élève, le mode de paiement, le type de paiement, le montan</w:t>
      </w:r>
      <w:r w:rsidR="00EF4127">
        <w:rPr>
          <w:rFonts w:ascii="Times New Roman" w:hAnsi="Times New Roman" w:cs="Times New Roman"/>
          <w:sz w:val="24"/>
          <w:szCs w:val="24"/>
        </w:rPr>
        <w:t>t) et confirmer le paiement en cliquant sur « Payer »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1D5228" w:rsidRDefault="001D5228" w:rsidP="001D5228">
      <w:pPr>
        <w:rPr>
          <w:rFonts w:ascii="Times New Roman" w:hAnsi="Times New Roman" w:cs="Times New Roman"/>
          <w:sz w:val="24"/>
          <w:szCs w:val="24"/>
        </w:rPr>
      </w:pPr>
      <w:r w:rsidRPr="001D5228">
        <w:rPr>
          <w:rFonts w:ascii="Times New Roman" w:hAnsi="Times New Roman" w:cs="Times New Roman"/>
          <w:noProof/>
          <w:sz w:val="24"/>
          <w:szCs w:val="24"/>
          <w:lang w:eastAsia="fr-FR"/>
        </w:rPr>
        <w:lastRenderedPageBreak/>
        <w:drawing>
          <wp:inline distT="0" distB="0" distL="0" distR="0">
            <wp:extent cx="5760720" cy="2654714"/>
            <wp:effectExtent l="0" t="0" r="0" b="0"/>
            <wp:docPr id="14" name="Picture 14" descr="D:\Capture d'écran 2023-08-01 1057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Capture d'écran 2023-08-01 105736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54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127" w:rsidRDefault="00EF4127" w:rsidP="00EF412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Cette page indique que vous avez bien effectué le paiement et vous demande de générer le bulletin et vous l’aurez sous format PDF ou de fermer et l’imprimer après. </w:t>
      </w:r>
    </w:p>
    <w:p w:rsidR="00EF4127" w:rsidRPr="00EF4127" w:rsidRDefault="00EF4127" w:rsidP="00EF4127">
      <w:pPr>
        <w:rPr>
          <w:rFonts w:ascii="Times New Roman" w:hAnsi="Times New Roman" w:cs="Times New Roman"/>
          <w:sz w:val="24"/>
          <w:szCs w:val="24"/>
        </w:rPr>
      </w:pPr>
      <w:r w:rsidRPr="00EF4127">
        <w:rPr>
          <w:rFonts w:ascii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>
            <wp:extent cx="5760720" cy="2635329"/>
            <wp:effectExtent l="0" t="0" r="0" b="0"/>
            <wp:docPr id="16" name="Picture 16" descr="D:\Capture d'écran 2023-08-01 1151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Capture d'écran 2023-08-01 115119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35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705" w:rsidRDefault="00C50705" w:rsidP="00C50705">
      <w:pPr>
        <w:rPr>
          <w:ins w:id="0" w:author="PC" w:date="2023-08-03T16:15:00Z"/>
          <w:rFonts w:ascii="Times New Roman" w:hAnsi="Times New Roman" w:cs="Times New Roman"/>
          <w:sz w:val="24"/>
          <w:szCs w:val="24"/>
        </w:rPr>
      </w:pPr>
    </w:p>
    <w:p w:rsidR="000E7E93" w:rsidRDefault="000E7E93" w:rsidP="005D434F">
      <w:pPr>
        <w:pStyle w:val="ListParagraph"/>
        <w:numPr>
          <w:ilvl w:val="0"/>
          <w:numId w:val="4"/>
        </w:numPr>
        <w:spacing w:line="360" w:lineRule="auto"/>
        <w:rPr>
          <w:ins w:id="1" w:author="PC" w:date="2023-08-03T16:17:00Z"/>
          <w:rFonts w:ascii="Times New Roman" w:hAnsi="Times New Roman" w:cs="Times New Roman"/>
          <w:sz w:val="24"/>
          <w:szCs w:val="24"/>
        </w:rPr>
        <w:pPrChange w:id="2" w:author="PC" w:date="2023-08-03T16:24:00Z">
          <w:pPr/>
        </w:pPrChange>
      </w:pPr>
      <w:ins w:id="3" w:author="PC" w:date="2023-08-03T16:16:00Z">
        <w:r>
          <w:rPr>
            <w:rFonts w:ascii="Times New Roman" w:hAnsi="Times New Roman" w:cs="Times New Roman"/>
            <w:sz w:val="24"/>
            <w:szCs w:val="24"/>
          </w:rPr>
          <w:t xml:space="preserve">MODE </w:t>
        </w:r>
      </w:ins>
      <w:ins w:id="4" w:author="PC" w:date="2023-08-03T16:18:00Z">
        <w:r>
          <w:rPr>
            <w:rFonts w:ascii="Times New Roman" w:hAnsi="Times New Roman" w:cs="Times New Roman"/>
            <w:sz w:val="24"/>
            <w:szCs w:val="24"/>
          </w:rPr>
          <w:t>HORS RESEAU</w:t>
        </w:r>
      </w:ins>
    </w:p>
    <w:p w:rsidR="000E7E93" w:rsidRPr="000E7E93" w:rsidRDefault="000E7E93" w:rsidP="005D434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rPrChange w:id="5" w:author="PC" w:date="2023-08-03T16:16:00Z">
            <w:rPr/>
          </w:rPrChange>
        </w:rPr>
        <w:pPrChange w:id="6" w:author="PC" w:date="2023-08-03T16:24:00Z">
          <w:pPr/>
        </w:pPrChange>
      </w:pPr>
    </w:p>
    <w:p w:rsidR="005D434F" w:rsidRDefault="000E7E93" w:rsidP="005D434F">
      <w:pPr>
        <w:pStyle w:val="ListParagraph"/>
        <w:numPr>
          <w:ilvl w:val="0"/>
          <w:numId w:val="5"/>
        </w:numPr>
        <w:spacing w:line="360" w:lineRule="auto"/>
        <w:rPr>
          <w:ins w:id="7" w:author="PC" w:date="2023-08-03T16:22:00Z"/>
          <w:rFonts w:ascii="Times New Roman" w:hAnsi="Times New Roman" w:cs="Times New Roman"/>
          <w:sz w:val="24"/>
          <w:szCs w:val="24"/>
        </w:rPr>
        <w:pPrChange w:id="8" w:author="PC" w:date="2023-08-03T16:24:00Z">
          <w:pPr/>
        </w:pPrChange>
      </w:pPr>
      <w:ins w:id="9" w:author="PC" w:date="2023-08-03T16:17:00Z">
        <w:r w:rsidRPr="005D434F">
          <w:rPr>
            <w:rFonts w:ascii="Times New Roman" w:hAnsi="Times New Roman" w:cs="Times New Roman"/>
            <w:sz w:val="24"/>
            <w:szCs w:val="24"/>
            <w:rPrChange w:id="10" w:author="PC" w:date="2023-08-03T16:22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 xml:space="preserve">Il est important de noter que pour utiliser le </w:t>
        </w:r>
      </w:ins>
      <w:ins w:id="11" w:author="PC" w:date="2023-08-03T16:18:00Z">
        <w:r w:rsidRPr="005D434F">
          <w:rPr>
            <w:rFonts w:ascii="Times New Roman" w:hAnsi="Times New Roman" w:cs="Times New Roman"/>
            <w:sz w:val="24"/>
            <w:szCs w:val="24"/>
            <w:rPrChange w:id="12" w:author="PC" w:date="2023-08-03T16:22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>mode hors</w:t>
        </w:r>
      </w:ins>
      <w:ins w:id="13" w:author="PC" w:date="2023-08-03T16:17:00Z">
        <w:r w:rsidRPr="005D434F">
          <w:rPr>
            <w:rFonts w:ascii="Times New Roman" w:hAnsi="Times New Roman" w:cs="Times New Roman"/>
            <w:sz w:val="24"/>
            <w:szCs w:val="24"/>
            <w:rPrChange w:id="14" w:author="PC" w:date="2023-08-03T16:22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 xml:space="preserve"> </w:t>
        </w:r>
      </w:ins>
      <w:ins w:id="15" w:author="PC" w:date="2023-08-03T16:18:00Z">
        <w:r w:rsidRPr="005D434F">
          <w:rPr>
            <w:rFonts w:ascii="Times New Roman" w:hAnsi="Times New Roman" w:cs="Times New Roman"/>
            <w:sz w:val="24"/>
            <w:szCs w:val="24"/>
            <w:rPrChange w:id="16" w:author="PC" w:date="2023-08-03T16:22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>réseau</w:t>
        </w:r>
      </w:ins>
      <w:ins w:id="17" w:author="PC" w:date="2023-08-03T16:17:00Z">
        <w:r w:rsidRPr="005D434F">
          <w:rPr>
            <w:rFonts w:ascii="Times New Roman" w:hAnsi="Times New Roman" w:cs="Times New Roman"/>
            <w:sz w:val="24"/>
            <w:szCs w:val="24"/>
            <w:rPrChange w:id="18" w:author="PC" w:date="2023-08-03T16:22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 xml:space="preserve"> il faudrait </w:t>
        </w:r>
      </w:ins>
      <w:ins w:id="19" w:author="PC" w:date="2023-08-03T16:18:00Z">
        <w:r w:rsidRPr="005D434F">
          <w:rPr>
            <w:rFonts w:ascii="Times New Roman" w:hAnsi="Times New Roman" w:cs="Times New Roman"/>
            <w:sz w:val="24"/>
            <w:szCs w:val="24"/>
            <w:rPrChange w:id="20" w:author="PC" w:date="2023-08-03T16:22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>déjà</w:t>
        </w:r>
      </w:ins>
      <w:ins w:id="21" w:author="PC" w:date="2023-08-03T16:17:00Z">
        <w:r w:rsidRPr="005D434F">
          <w:rPr>
            <w:rFonts w:ascii="Times New Roman" w:hAnsi="Times New Roman" w:cs="Times New Roman"/>
            <w:sz w:val="24"/>
            <w:szCs w:val="24"/>
            <w:rPrChange w:id="22" w:author="PC" w:date="2023-08-03T16:22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 xml:space="preserve"> </w:t>
        </w:r>
      </w:ins>
      <w:ins w:id="23" w:author="PC" w:date="2023-08-03T16:18:00Z">
        <w:r w:rsidRPr="005D434F">
          <w:rPr>
            <w:rFonts w:ascii="Times New Roman" w:hAnsi="Times New Roman" w:cs="Times New Roman"/>
            <w:sz w:val="24"/>
            <w:szCs w:val="24"/>
            <w:rPrChange w:id="24" w:author="PC" w:date="2023-08-03T16:22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 xml:space="preserve">être connecté dans l’application </w:t>
        </w:r>
      </w:ins>
    </w:p>
    <w:p w:rsidR="000E7E93" w:rsidRDefault="000E7E93" w:rsidP="005D434F">
      <w:pPr>
        <w:pStyle w:val="ListParagraph"/>
        <w:numPr>
          <w:ilvl w:val="0"/>
          <w:numId w:val="5"/>
        </w:numPr>
        <w:spacing w:line="360" w:lineRule="auto"/>
        <w:rPr>
          <w:ins w:id="25" w:author="PC" w:date="2023-08-03T16:23:00Z"/>
          <w:rFonts w:ascii="Times New Roman" w:hAnsi="Times New Roman" w:cs="Times New Roman"/>
          <w:sz w:val="24"/>
          <w:szCs w:val="24"/>
        </w:rPr>
        <w:pPrChange w:id="26" w:author="PC" w:date="2023-08-03T16:24:00Z">
          <w:pPr/>
        </w:pPrChange>
      </w:pPr>
      <w:ins w:id="27" w:author="PC" w:date="2023-08-03T16:21:00Z">
        <w:r w:rsidRPr="005D434F">
          <w:rPr>
            <w:rFonts w:ascii="Times New Roman" w:hAnsi="Times New Roman" w:cs="Times New Roman"/>
            <w:sz w:val="24"/>
            <w:szCs w:val="24"/>
            <w:rPrChange w:id="28" w:author="PC" w:date="2023-08-03T16:22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 xml:space="preserve">Cliquez sur « M » en haut en droite </w:t>
        </w:r>
      </w:ins>
    </w:p>
    <w:p w:rsidR="000E7E93" w:rsidRDefault="005D434F" w:rsidP="005D434F">
      <w:pPr>
        <w:rPr>
          <w:ins w:id="29" w:author="PC" w:date="2023-08-03T16:19:00Z"/>
          <w:rFonts w:ascii="Times New Roman" w:hAnsi="Times New Roman" w:cs="Times New Roman"/>
          <w:sz w:val="24"/>
          <w:szCs w:val="24"/>
        </w:rPr>
        <w:pPrChange w:id="30" w:author="PC" w:date="2023-08-03T16:24:00Z">
          <w:pPr/>
        </w:pPrChange>
      </w:pPr>
      <w:ins w:id="31" w:author="PC" w:date="2023-08-03T16:25:00Z">
        <w:r>
          <w:rPr>
            <w:noProof/>
            <w:lang w:eastAsia="fr-FR"/>
          </w:rPr>
          <w:lastRenderedPageBreak/>
          <mc:AlternateContent>
            <mc:Choice Requires="wps"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column">
                    <wp:posOffset>5120005</wp:posOffset>
                  </wp:positionH>
                  <wp:positionV relativeFrom="paragraph">
                    <wp:posOffset>528955</wp:posOffset>
                  </wp:positionV>
                  <wp:extent cx="314325" cy="276225"/>
                  <wp:effectExtent l="0" t="38100" r="47625" b="28575"/>
                  <wp:wrapNone/>
                  <wp:docPr id="6" name="Straight Arrow Connector 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V="1">
                            <a:off x="0" y="0"/>
                            <a:ext cx="314325" cy="27622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B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shapetype w14:anchorId="74B5189F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6" o:spid="_x0000_s1026" type="#_x0000_t32" style="position:absolute;margin-left:403.15pt;margin-top:41.65pt;width:24.75pt;height:21.75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" strokecolor="#00b050" strokeweight=".5pt">
                  <v:stroke endarrow="block" joinstyle="miter"/>
                </v:shape>
              </w:pict>
            </mc:Fallback>
          </mc:AlternateContent>
        </w:r>
      </w:ins>
      <w:ins w:id="32" w:author="PC" w:date="2023-08-03T16:23:00Z">
        <w:r>
          <w:rPr>
            <w:noProof/>
            <w:lang w:eastAsia="fr-FR"/>
          </w:rPr>
          <mc:AlternateContent>
            <mc:Choice Requires="wps">
              <w:drawing>
                <wp:inline distT="0" distB="0" distL="0" distR="0" wp14:anchorId="782210DC" wp14:editId="20787B15">
                  <wp:extent cx="304800" cy="304800"/>
                  <wp:effectExtent l="0" t="0" r="0" b="0"/>
                  <wp:docPr id="2" name="AutoShape 8" descr="blob:https://web.whatsapp.com/678deb47-8eb7-4bc7-ade0-8269b5512a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3939DC44" id="AutoShape 8" o:spid="_x0000_s1026" alt="blob:https://web.whatsapp.com/678deb47-8eb7-4bc7-ade0-8269b5512a25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" filled="f" stroked="f">
                  <o:lock v:ext="edit" aspectratio="t"/>
                  <w10:anchorlock/>
                </v:rect>
              </w:pict>
            </mc:Fallback>
          </mc:AlternateContent>
        </w:r>
      </w:ins>
      <w:ins w:id="33" w:author="PC" w:date="2023-08-03T16:24:00Z">
        <w:r>
          <w:rPr>
            <w:rFonts w:ascii="Times New Roman" w:hAnsi="Times New Roman" w:cs="Times New Roman"/>
            <w:sz w:val="24"/>
            <w:szCs w:val="24"/>
          </w:rPr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48" type="#_x0000_t75" style="width:453.75pt;height:190.5pt">
              <v:imagedata r:id="rId16" o:title="1"/>
            </v:shape>
          </w:pict>
        </w:r>
      </w:ins>
    </w:p>
    <w:p w:rsidR="000E7E93" w:rsidRDefault="000E7E93" w:rsidP="000E7E93">
      <w:pPr>
        <w:pStyle w:val="ListParagraph"/>
        <w:ind w:left="1320"/>
        <w:rPr>
          <w:ins w:id="34" w:author="PC" w:date="2023-08-03T16:18:00Z"/>
          <w:rFonts w:ascii="Times New Roman" w:hAnsi="Times New Roman" w:cs="Times New Roman"/>
          <w:sz w:val="24"/>
          <w:szCs w:val="24"/>
        </w:rPr>
        <w:pPrChange w:id="35" w:author="PC" w:date="2023-08-03T16:20:00Z">
          <w:pPr/>
        </w:pPrChange>
      </w:pPr>
    </w:p>
    <w:p w:rsidR="000E7E93" w:rsidRDefault="005F7D71" w:rsidP="005F7D71">
      <w:pPr>
        <w:pStyle w:val="ListParagraph"/>
        <w:numPr>
          <w:ilvl w:val="0"/>
          <w:numId w:val="6"/>
        </w:numPr>
        <w:rPr>
          <w:ins w:id="36" w:author="PC" w:date="2023-08-03T16:34:00Z"/>
          <w:rFonts w:ascii="Times New Roman" w:hAnsi="Times New Roman" w:cs="Times New Roman"/>
          <w:sz w:val="24"/>
          <w:szCs w:val="24"/>
        </w:rPr>
        <w:pPrChange w:id="37" w:author="PC" w:date="2023-08-03T16:33:00Z">
          <w:pPr/>
        </w:pPrChange>
      </w:pPr>
      <w:ins w:id="38" w:author="PC" w:date="2023-08-03T16:36:00Z">
        <w:r>
          <w:rPr>
            <w:rFonts w:ascii="Times New Roman" w:hAnsi="Times New Roman" w:cs="Times New Roman"/>
            <w:sz w:val="24"/>
            <w:szCs w:val="24"/>
          </w:rPr>
          <w:t>C</w:t>
        </w:r>
      </w:ins>
      <w:ins w:id="39" w:author="PC" w:date="2023-08-03T16:33:00Z">
        <w:r>
          <w:rPr>
            <w:rFonts w:ascii="Times New Roman" w:hAnsi="Times New Roman" w:cs="Times New Roman"/>
            <w:sz w:val="24"/>
            <w:szCs w:val="24"/>
          </w:rPr>
          <w:t>liquez sur « Basculer en mode hors réseau</w:t>
        </w:r>
      </w:ins>
      <w:ins w:id="40" w:author="PC" w:date="2023-08-03T16:34:00Z">
        <w:r>
          <w:rPr>
            <w:rFonts w:ascii="Times New Roman" w:hAnsi="Times New Roman" w:cs="Times New Roman"/>
            <w:sz w:val="24"/>
            <w:szCs w:val="24"/>
          </w:rPr>
          <w:t> »</w:t>
        </w:r>
      </w:ins>
      <w:ins w:id="41" w:author="PC" w:date="2023-08-03T16:36:00Z">
        <w:r>
          <w:rPr>
            <w:rFonts w:ascii="Times New Roman" w:hAnsi="Times New Roman" w:cs="Times New Roman"/>
            <w:sz w:val="24"/>
            <w:szCs w:val="24"/>
          </w:rPr>
          <w:t xml:space="preserve">, une </w:t>
        </w:r>
      </w:ins>
      <w:ins w:id="42" w:author="PC" w:date="2023-08-03T16:37:00Z">
        <w:r>
          <w:rPr>
            <w:rFonts w:ascii="Times New Roman" w:hAnsi="Times New Roman" w:cs="Times New Roman"/>
            <w:sz w:val="24"/>
            <w:szCs w:val="24"/>
          </w:rPr>
          <w:t>fenêtre</w:t>
        </w:r>
      </w:ins>
      <w:ins w:id="43" w:author="PC" w:date="2023-08-03T16:36:00Z">
        <w:r>
          <w:rPr>
            <w:rFonts w:ascii="Times New Roman" w:hAnsi="Times New Roman" w:cs="Times New Roman"/>
            <w:sz w:val="24"/>
            <w:szCs w:val="24"/>
          </w:rPr>
          <w:t xml:space="preserve"> apparait vous demandant de basculer sur le mode </w:t>
        </w:r>
      </w:ins>
      <w:ins w:id="44" w:author="PC" w:date="2023-08-03T16:37:00Z">
        <w:r>
          <w:rPr>
            <w:rFonts w:ascii="Times New Roman" w:hAnsi="Times New Roman" w:cs="Times New Roman"/>
            <w:sz w:val="24"/>
            <w:szCs w:val="24"/>
          </w:rPr>
          <w:t>Hors-réseau</w:t>
        </w:r>
      </w:ins>
    </w:p>
    <w:p w:rsidR="005F7D71" w:rsidRDefault="005F7D71" w:rsidP="005F7D71">
      <w:pPr>
        <w:rPr>
          <w:ins w:id="45" w:author="PC" w:date="2023-08-03T16:38:00Z"/>
          <w:rFonts w:ascii="Times New Roman" w:hAnsi="Times New Roman" w:cs="Times New Roman"/>
          <w:sz w:val="24"/>
          <w:szCs w:val="24"/>
        </w:rPr>
        <w:pPrChange w:id="46" w:author="PC" w:date="2023-08-03T16:34:00Z">
          <w:pPr/>
        </w:pPrChange>
      </w:pPr>
      <w:ins w:id="47" w:author="PC" w:date="2023-08-03T16:34:00Z">
        <w:r>
          <w:rPr>
            <w:noProof/>
            <w:lang w:eastAsia="fr-FR"/>
          </w:rPr>
          <mc:AlternateContent>
            <mc:Choice Requires="wps">
              <w:drawing>
                <wp:inline distT="0" distB="0" distL="0" distR="0">
                  <wp:extent cx="304800" cy="304800"/>
                  <wp:effectExtent l="0" t="0" r="0" b="0"/>
                  <wp:docPr id="17" name="Rectangle 17" descr="blob:https://web.whatsapp.com/678deb47-8eb7-4bc7-ade0-8269b5512a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3900C6BF" id="Rectangle 17" o:spid="_x0000_s1026" alt="blob:https://web.whatsapp.com/678deb47-8eb7-4bc7-ade0-8269b5512a25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" filled="f" stroked="f">
                  <o:lock v:ext="edit" aspectratio="t"/>
                  <w10:anchorlock/>
                </v:rect>
              </w:pict>
            </mc:Fallback>
          </mc:AlternateContent>
        </w:r>
        <w:r>
          <w:rPr>
            <w:rFonts w:ascii="Times New Roman" w:hAnsi="Times New Roman" w:cs="Times New Roman"/>
            <w:sz w:val="24"/>
            <w:szCs w:val="24"/>
          </w:rPr>
          <w:pict>
            <v:shape id="_x0000_i1057" type="#_x0000_t75" style="width:453pt;height:208.5pt">
              <v:imagedata r:id="rId17" o:title="Capture d'écran 2023-08-03 152825"/>
            </v:shape>
          </w:pict>
        </w:r>
      </w:ins>
    </w:p>
    <w:p w:rsidR="005F7D71" w:rsidRDefault="005F7D71" w:rsidP="005F7D71">
      <w:pPr>
        <w:rPr>
          <w:ins w:id="48" w:author="PC" w:date="2023-08-03T16:37:00Z"/>
          <w:rFonts w:ascii="Times New Roman" w:hAnsi="Times New Roman" w:cs="Times New Roman"/>
          <w:sz w:val="24"/>
          <w:szCs w:val="24"/>
        </w:rPr>
        <w:pPrChange w:id="49" w:author="PC" w:date="2023-08-03T16:34:00Z">
          <w:pPr/>
        </w:pPrChange>
      </w:pPr>
    </w:p>
    <w:p w:rsidR="005F7D71" w:rsidRDefault="005F7D71" w:rsidP="005F7D71">
      <w:pPr>
        <w:pStyle w:val="ListParagraph"/>
        <w:numPr>
          <w:ilvl w:val="0"/>
          <w:numId w:val="6"/>
        </w:numPr>
        <w:rPr>
          <w:ins w:id="50" w:author="PC" w:date="2023-08-03T16:38:00Z"/>
          <w:rFonts w:ascii="Times New Roman" w:hAnsi="Times New Roman" w:cs="Times New Roman"/>
          <w:sz w:val="24"/>
          <w:szCs w:val="24"/>
        </w:rPr>
        <w:pPrChange w:id="51" w:author="PC" w:date="2023-08-03T16:37:00Z">
          <w:pPr/>
        </w:pPrChange>
      </w:pPr>
      <w:ins w:id="52" w:author="PC" w:date="2023-08-03T16:37:00Z">
        <w:r>
          <w:rPr>
            <w:rFonts w:ascii="Times New Roman" w:hAnsi="Times New Roman" w:cs="Times New Roman"/>
            <w:sz w:val="24"/>
            <w:szCs w:val="24"/>
          </w:rPr>
          <w:t>Validez en cliquant sur « Oui »</w:t>
        </w:r>
      </w:ins>
    </w:p>
    <w:p w:rsidR="005F7D71" w:rsidRDefault="005F7D71" w:rsidP="005F7D71">
      <w:pPr>
        <w:rPr>
          <w:ins w:id="53" w:author="PC" w:date="2023-08-03T16:40:00Z"/>
          <w:rFonts w:ascii="Times New Roman" w:hAnsi="Times New Roman" w:cs="Times New Roman"/>
          <w:sz w:val="24"/>
          <w:szCs w:val="24"/>
        </w:rPr>
        <w:pPrChange w:id="54" w:author="PC" w:date="2023-08-03T16:38:00Z">
          <w:pPr/>
        </w:pPrChange>
      </w:pPr>
      <w:ins w:id="55" w:author="PC" w:date="2023-08-03T16:39:00Z">
        <w:r>
          <w:rPr>
            <w:rFonts w:ascii="Times New Roman" w:hAnsi="Times New Roman" w:cs="Times New Roman"/>
            <w:noProof/>
            <w:sz w:val="24"/>
            <w:szCs w:val="24"/>
            <w:lang w:eastAsia="fr-FR"/>
          </w:rPr>
          <w:lastRenderedPageBreak/>
          <mc:AlternateContent>
            <mc:Choice Requires="wps"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2748280</wp:posOffset>
                  </wp:positionH>
                  <wp:positionV relativeFrom="paragraph">
                    <wp:posOffset>1643380</wp:posOffset>
                  </wp:positionV>
                  <wp:extent cx="342900" cy="295275"/>
                  <wp:effectExtent l="0" t="38100" r="57150" b="28575"/>
                  <wp:wrapNone/>
                  <wp:docPr id="19" name="Straight Arrow Connector 19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V="1">
                            <a:off x="0" y="0"/>
                            <a:ext cx="342900" cy="29527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B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shape w14:anchorId="24C926CB" id="Straight Arrow Connector 19" o:spid="_x0000_s1026" type="#_x0000_t32" style="position:absolute;margin-left:216.4pt;margin-top:129.4pt;width:27pt;height:23.25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" strokecolor="#00b050" strokeweight=".5pt">
                  <v:stroke endarrow="block" joinstyle="miter"/>
                </v:shape>
              </w:pict>
            </mc:Fallback>
          </mc:AlternateContent>
        </w:r>
      </w:ins>
      <w:ins w:id="56" w:author="PC" w:date="2023-08-03T16:38:00Z">
        <w:r>
          <w:rPr>
            <w:rFonts w:ascii="Times New Roman" w:hAnsi="Times New Roman" w:cs="Times New Roman"/>
            <w:sz w:val="24"/>
            <w:szCs w:val="24"/>
          </w:rPr>
          <w:pict>
            <v:shape id="_x0000_i1058" type="#_x0000_t75" style="width:453pt;height:208.5pt">
              <v:imagedata r:id="rId17" o:title="Capture d'écran 2023-08-03 152825 (1)"/>
            </v:shape>
          </w:pict>
        </w:r>
      </w:ins>
    </w:p>
    <w:p w:rsidR="005F7D71" w:rsidRPr="005F7D71" w:rsidRDefault="005F7D71" w:rsidP="005F7D7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rPrChange w:id="57" w:author="PC" w:date="2023-08-03T16:40:00Z">
            <w:rPr/>
          </w:rPrChange>
        </w:rPr>
        <w:pPrChange w:id="58" w:author="PC" w:date="2023-08-03T16:40:00Z">
          <w:pPr/>
        </w:pPrChange>
      </w:pPr>
      <w:bookmarkStart w:id="59" w:name="_GoBack"/>
      <w:ins w:id="60" w:author="PC" w:date="2023-08-03T16:40:00Z">
        <w:r>
          <w:rPr>
            <w:rFonts w:ascii="Times New Roman" w:hAnsi="Times New Roman" w:cs="Times New Roman"/>
            <w:sz w:val="24"/>
            <w:szCs w:val="24"/>
          </w:rPr>
          <w:t>Vous êtes maintenant connecté en mode hors-réseau, vous pouvez donc continuer</w:t>
        </w:r>
      </w:ins>
      <w:ins w:id="61" w:author="PC" w:date="2023-08-03T16:42:00Z">
        <w:r>
          <w:rPr>
            <w:rFonts w:ascii="Times New Roman" w:hAnsi="Times New Roman" w:cs="Times New Roman"/>
            <w:sz w:val="24"/>
            <w:szCs w:val="24"/>
          </w:rPr>
          <w:t xml:space="preserve"> à </w:t>
        </w:r>
      </w:ins>
      <w:ins w:id="62" w:author="PC" w:date="2023-08-03T16:43:00Z">
        <w:r>
          <w:rPr>
            <w:rFonts w:ascii="Times New Roman" w:hAnsi="Times New Roman" w:cs="Times New Roman"/>
            <w:sz w:val="24"/>
            <w:szCs w:val="24"/>
          </w:rPr>
          <w:t>effectuer vos</w:t>
        </w:r>
      </w:ins>
      <w:ins w:id="63" w:author="PC" w:date="2023-08-03T16:40:00Z">
        <w:r>
          <w:rPr>
            <w:rFonts w:ascii="Times New Roman" w:hAnsi="Times New Roman" w:cs="Times New Roman"/>
            <w:sz w:val="24"/>
            <w:szCs w:val="24"/>
          </w:rPr>
          <w:t xml:space="preserve"> paiement</w:t>
        </w:r>
      </w:ins>
      <w:ins w:id="64" w:author="PC" w:date="2023-08-03T16:42:00Z">
        <w:r>
          <w:rPr>
            <w:rFonts w:ascii="Times New Roman" w:hAnsi="Times New Roman" w:cs="Times New Roman"/>
            <w:sz w:val="24"/>
            <w:szCs w:val="24"/>
          </w:rPr>
          <w:t>s</w:t>
        </w:r>
      </w:ins>
      <w:ins w:id="65" w:author="PC" w:date="2023-08-03T16:40:00Z">
        <w:r>
          <w:rPr>
            <w:rFonts w:ascii="Times New Roman" w:hAnsi="Times New Roman" w:cs="Times New Roman"/>
            <w:sz w:val="24"/>
            <w:szCs w:val="24"/>
          </w:rPr>
          <w:t xml:space="preserve"> en mode </w:t>
        </w:r>
      </w:ins>
      <w:ins w:id="66" w:author="PC" w:date="2023-08-03T16:42:00Z">
        <w:r>
          <w:rPr>
            <w:rFonts w:ascii="Times New Roman" w:hAnsi="Times New Roman" w:cs="Times New Roman"/>
            <w:sz w:val="24"/>
            <w:szCs w:val="24"/>
          </w:rPr>
          <w:t>déconnecté</w:t>
        </w:r>
      </w:ins>
      <w:ins w:id="67" w:author="PC" w:date="2023-08-03T16:43:00Z">
        <w:r>
          <w:rPr>
            <w:rFonts w:ascii="Times New Roman" w:hAnsi="Times New Roman" w:cs="Times New Roman"/>
            <w:sz w:val="24"/>
            <w:szCs w:val="24"/>
          </w:rPr>
          <w:t xml:space="preserve"> et imprimer le </w:t>
        </w:r>
      </w:ins>
      <w:ins w:id="68" w:author="PC" w:date="2023-08-03T16:49:00Z">
        <w:r w:rsidR="00B94427">
          <w:rPr>
            <w:rFonts w:ascii="Times New Roman" w:hAnsi="Times New Roman" w:cs="Times New Roman"/>
            <w:sz w:val="24"/>
            <w:szCs w:val="24"/>
          </w:rPr>
          <w:t>reçu</w:t>
        </w:r>
      </w:ins>
      <w:ins w:id="69" w:author="PC" w:date="2023-08-03T16:43:00Z">
        <w:r>
          <w:rPr>
            <w:rFonts w:ascii="Times New Roman" w:hAnsi="Times New Roman" w:cs="Times New Roman"/>
            <w:sz w:val="24"/>
            <w:szCs w:val="24"/>
          </w:rPr>
          <w:t>.</w:t>
        </w:r>
      </w:ins>
      <w:bookmarkEnd w:id="59"/>
    </w:p>
    <w:sectPr w:rsidR="005F7D71" w:rsidRPr="005F7D7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F500C4"/>
    <w:multiLevelType w:val="hybridMultilevel"/>
    <w:tmpl w:val="160A03FA"/>
    <w:lvl w:ilvl="0" w:tplc="040C0005">
      <w:start w:val="1"/>
      <w:numFmt w:val="bullet"/>
      <w:lvlText w:val=""/>
      <w:lvlJc w:val="left"/>
      <w:pPr>
        <w:ind w:left="13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" w15:restartNumberingAfterBreak="0">
    <w:nsid w:val="305E3FCE"/>
    <w:multiLevelType w:val="hybridMultilevel"/>
    <w:tmpl w:val="715C5BDE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9F425E"/>
    <w:multiLevelType w:val="hybridMultilevel"/>
    <w:tmpl w:val="DC4E1A20"/>
    <w:lvl w:ilvl="0" w:tplc="040C0005">
      <w:start w:val="1"/>
      <w:numFmt w:val="bullet"/>
      <w:lvlText w:val=""/>
      <w:lvlJc w:val="left"/>
      <w:pPr>
        <w:ind w:left="90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3" w15:restartNumberingAfterBreak="0">
    <w:nsid w:val="507569B7"/>
    <w:multiLevelType w:val="hybridMultilevel"/>
    <w:tmpl w:val="21E6DE88"/>
    <w:lvl w:ilvl="0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2A01817"/>
    <w:multiLevelType w:val="hybridMultilevel"/>
    <w:tmpl w:val="6A54A39A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777589"/>
    <w:multiLevelType w:val="hybridMultilevel"/>
    <w:tmpl w:val="02500A02"/>
    <w:lvl w:ilvl="0" w:tplc="040C0005">
      <w:start w:val="1"/>
      <w:numFmt w:val="bullet"/>
      <w:lvlText w:val=""/>
      <w:lvlJc w:val="left"/>
      <w:pPr>
        <w:ind w:left="157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29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1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3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45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17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9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1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3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4"/>
  </w:num>
  <w:num w:numId="5">
    <w:abstractNumId w:val="0"/>
  </w:num>
  <w:num w:numId="6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PC">
    <w15:presenceInfo w15:providerId="None" w15:userId="P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fr-FR" w:vendorID="64" w:dllVersion="131078" w:nlCheck="1" w:checkStyle="0"/>
  <w:proofState w:spelling="clean" w:grammar="clean"/>
  <w:trackRevision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14F4"/>
    <w:rsid w:val="00057ABF"/>
    <w:rsid w:val="000E7E93"/>
    <w:rsid w:val="001D5228"/>
    <w:rsid w:val="00310FB4"/>
    <w:rsid w:val="00452A8D"/>
    <w:rsid w:val="005D434F"/>
    <w:rsid w:val="005F7D71"/>
    <w:rsid w:val="00655B34"/>
    <w:rsid w:val="00A914F4"/>
    <w:rsid w:val="00B94427"/>
    <w:rsid w:val="00C50705"/>
    <w:rsid w:val="00D91F7A"/>
    <w:rsid w:val="00DE1496"/>
    <w:rsid w:val="00EF4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5F3040"/>
  <w15:chartTrackingRefBased/>
  <w15:docId w15:val="{050B3FB1-404B-463A-92BF-1D04935473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14F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E7E93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7E9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7E9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microsoft.com/office/2011/relationships/people" Target="peop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271</Words>
  <Characters>1495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</cp:revision>
  <dcterms:created xsi:type="dcterms:W3CDTF">2023-08-03T14:57:00Z</dcterms:created>
  <dcterms:modified xsi:type="dcterms:W3CDTF">2023-08-03T14:57:00Z</dcterms:modified>
</cp:coreProperties>
</file>